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b w:val="1"/>
          <w:sz w:val="52"/>
          <w:szCs w:val="52"/>
        </w:rPr>
        <w:pPrChange w:author="Mohammad Tariq" w:id="0" w:date="2024-01-19T10:30:18Z">
          <w:pPr>
            <w:jc w:val="center"/>
          </w:pPr>
        </w:pPrChange>
      </w:pPr>
      <w:ins w:author="Mohammad Tariq" w:id="0" w:date="2024-01-19T10:25:31Z">
        <w:r w:rsidDel="00000000" w:rsidR="00000000" w:rsidRPr="00000000">
          <w:rPr/>
          <w:drawing>
            <wp:inline distB="114300" distT="114300" distL="114300" distR="114300">
              <wp:extent cx="6126441" cy="8739188"/>
              <wp:effectExtent b="0" l="0" r="0" t="0"/>
              <wp:docPr id="4" name="image2.png"/>
              <a:graphic>
                <a:graphicData uri="http://schemas.openxmlformats.org/drawingml/2006/picture">
                  <pic:pic>
                    <pic:nvPicPr>
                      <pic:cNvPr id="0" name="image2.png"/>
                      <pic:cNvPicPr preferRelativeResize="0"/>
                    </pic:nvPicPr>
                    <pic:blipFill>
                      <a:blip r:embed="rId6"/>
                      <a:srcRect b="0" l="0" r="0" t="0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126441" cy="8739188"/>
                      </a:xfrm>
                      <a:prstGeom prst="rect"/>
                      <a:ln/>
                    </pic:spPr>
                  </pic:pic>
                </a:graphicData>
              </a:graphic>
            </wp:inline>
          </w:drawing>
        </w:r>
      </w:ins>
      <w:r w:rsidDel="00000000" w:rsidR="00000000" w:rsidRPr="00000000">
        <w:rPr>
          <w:b w:val="1"/>
          <w:sz w:val="52"/>
          <w:szCs w:val="52"/>
          <w:rtl w:val="0"/>
        </w:rPr>
        <w:t xml:space="preserve">Project Documentation: [E-COMMERCE WEBSITE]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1. Introduction</w:t>
      </w:r>
    </w:p>
    <w:p w:rsidR="00000000" w:rsidDel="00000000" w:rsidP="00000000" w:rsidRDefault="00000000" w:rsidRPr="00000000" w14:paraId="0000000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Overview of the eCommerce Website:</w:t>
      </w:r>
    </w:p>
    <w:p w:rsidR="00000000" w:rsidDel="00000000" w:rsidP="00000000" w:rsidRDefault="00000000" w:rsidRPr="00000000" w14:paraId="00000005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Provide detailed information on the nature of the website, its core functionalities, and the specific products or services it offers.</w:t>
      </w:r>
    </w:p>
    <w:p w:rsidR="00000000" w:rsidDel="00000000" w:rsidP="00000000" w:rsidRDefault="00000000" w:rsidRPr="00000000" w14:paraId="00000006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ins w:author="Mohammad Tariq" w:id="2" w:date="2024-01-19T10:27:58Z"/>
          <w:b w:val="1"/>
          <w:sz w:val="24"/>
          <w:szCs w:val="24"/>
        </w:rPr>
      </w:pPr>
      <w:ins w:author="Mohammad Tariq" w:id="2" w:date="2024-01-19T10:27:58Z">
        <w:r w:rsidDel="00000000" w:rsidR="00000000" w:rsidRPr="00000000">
          <w:rPr>
            <w:rtl w:val="0"/>
          </w:rPr>
        </w:r>
      </w:ins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b w:val="1"/>
          <w:sz w:val="24"/>
          <w:szCs w:val="24"/>
          <w:rtl w:val="0"/>
        </w:rPr>
        <w:t xml:space="preserve">Purpose and Goals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0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Elaborate on the primary objectives of the eCommerce website, whether it's to increase sales, reach a wider audience, or provide a unique shopping experience.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Target Audience and Market Segment:</w:t>
      </w:r>
    </w:p>
    <w:p w:rsidR="00000000" w:rsidDel="00000000" w:rsidP="00000000" w:rsidRDefault="00000000" w:rsidRPr="00000000" w14:paraId="0000000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Define the demographic or market segment your website caters to, including potential customer profiles and their preferences.</w:t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2. System Architecture</w:t>
      </w:r>
    </w:p>
    <w:p w:rsidR="00000000" w:rsidDel="00000000" w:rsidP="00000000" w:rsidRDefault="00000000" w:rsidRPr="00000000" w14:paraId="0000000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High-level Architecture:</w:t>
      </w:r>
    </w:p>
    <w:p w:rsidR="00000000" w:rsidDel="00000000" w:rsidP="00000000" w:rsidRDefault="00000000" w:rsidRPr="00000000" w14:paraId="0000001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Offer an in-depth explanation of the architecture, breaking down components such as the frontend, backend, databases, and external services.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Technologies Used:</w:t>
      </w:r>
    </w:p>
    <w:p w:rsidR="00000000" w:rsidDel="00000000" w:rsidP="00000000" w:rsidRDefault="00000000" w:rsidRPr="00000000" w14:paraId="00000015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Detail the specific technologies and frameworks utilized , explaining the reasons behind their selection and any alternatives considered.</w:t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3. Features</w:t>
      </w:r>
    </w:p>
    <w:p w:rsidR="00000000" w:rsidDel="00000000" w:rsidP="00000000" w:rsidRDefault="00000000" w:rsidRPr="00000000" w14:paraId="00000018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Key Features:</w:t>
      </w:r>
    </w:p>
    <w:p w:rsidR="00000000" w:rsidDel="00000000" w:rsidP="00000000" w:rsidRDefault="00000000" w:rsidRPr="00000000" w14:paraId="00000019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Enumerate and elaborate on the primary features of the eCommerce website, such as product catalog , user accounts, checkout process, and any innovative features.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Unique Selling Points (USPs):</w:t>
      </w:r>
    </w:p>
    <w:p w:rsidR="00000000" w:rsidDel="00000000" w:rsidP="00000000" w:rsidRDefault="00000000" w:rsidRPr="00000000" w14:paraId="0000001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Highlight any distinctive aspects that set your website apart from competitors, contributing to its value proposition.</w:t>
      </w:r>
    </w:p>
    <w:p w:rsidR="00000000" w:rsidDel="00000000" w:rsidP="00000000" w:rsidRDefault="00000000" w:rsidRPr="00000000" w14:paraId="0000001D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4. User Interface Design</w:t>
      </w:r>
    </w:p>
    <w:p w:rsidR="00000000" w:rsidDel="00000000" w:rsidP="00000000" w:rsidRDefault="00000000" w:rsidRPr="00000000" w14:paraId="00000020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Wireframes or Mockups:</w:t>
      </w:r>
    </w:p>
    <w:p w:rsidR="00000000" w:rsidDel="00000000" w:rsidP="00000000" w:rsidRDefault="00000000" w:rsidRPr="00000000" w14:paraId="00000021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Showcase the visual representation of the user interface, explaining the design choices and how they contribute to a seamless user experience.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User Experience Principles:</w:t>
      </w:r>
    </w:p>
    <w:p w:rsidR="00000000" w:rsidDel="00000000" w:rsidP="00000000" w:rsidRDefault="00000000" w:rsidRPr="00000000" w14:paraId="00000024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Discuss the principles of user experience (UX) that influenced the design, ensuring a user-friendly and intuitive interface.</w:t>
      </w:r>
    </w:p>
    <w:p w:rsidR="00000000" w:rsidDel="00000000" w:rsidP="00000000" w:rsidRDefault="00000000" w:rsidRPr="00000000" w14:paraId="00000025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>
          <w:b w:val="1"/>
          <w:sz w:val="34"/>
          <w:szCs w:val="34"/>
        </w:rPr>
      </w:pPr>
      <w:r w:rsidDel="00000000" w:rsidR="00000000" w:rsidRPr="00000000">
        <w:rPr>
          <w:b w:val="1"/>
          <w:sz w:val="34"/>
          <w:szCs w:val="34"/>
          <w:rtl w:val="0"/>
        </w:rPr>
        <w:t xml:space="preserve">5. Database Design</w:t>
      </w:r>
    </w:p>
    <w:p w:rsidR="00000000" w:rsidDel="00000000" w:rsidP="00000000" w:rsidRDefault="00000000" w:rsidRPr="00000000" w14:paraId="0000002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Schema Overview:</w:t>
      </w:r>
    </w:p>
    <w:p w:rsidR="00000000" w:rsidDel="00000000" w:rsidP="00000000" w:rsidRDefault="00000000" w:rsidRPr="00000000" w14:paraId="0000002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an overview of the database schema, detailing the structure of tables, relationships, and any indexing strategies.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Normalization Process:</w:t>
      </w:r>
    </w:p>
    <w:p w:rsidR="00000000" w:rsidDel="00000000" w:rsidP="00000000" w:rsidRDefault="00000000" w:rsidRPr="00000000" w14:paraId="0000002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Explain the normalization process applied to ensure efficient data organization and reduce redundancy.</w:t>
      </w:r>
    </w:p>
    <w:p w:rsidR="00000000" w:rsidDel="00000000" w:rsidP="00000000" w:rsidRDefault="00000000" w:rsidRPr="00000000" w14:paraId="0000002C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1200" cy="32258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6. Technical Implementation</w:t>
      </w:r>
    </w:p>
    <w:p w:rsidR="00000000" w:rsidDel="00000000" w:rsidP="00000000" w:rsidRDefault="00000000" w:rsidRPr="00000000" w14:paraId="0000002F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Code Structure:</w:t>
      </w:r>
    </w:p>
    <w:p w:rsidR="00000000" w:rsidDel="00000000" w:rsidP="00000000" w:rsidRDefault="00000000" w:rsidRPr="00000000" w14:paraId="00000030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Break down the code structure, highlighting major components, modules, and their interconnections.</w:t>
      </w:r>
    </w:p>
    <w:p w:rsidR="00000000" w:rsidDel="00000000" w:rsidP="00000000" w:rsidRDefault="00000000" w:rsidRPr="00000000" w14:paraId="0000003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Major Algorithms or Functionalities:</w:t>
      </w:r>
    </w:p>
    <w:p w:rsidR="00000000" w:rsidDel="00000000" w:rsidP="00000000" w:rsidRDefault="00000000" w:rsidRPr="00000000" w14:paraId="00000033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Discuss any complex algorithms or functionalities implemented, explaining their purpose and impact on the overall system.</w:t>
      </w:r>
    </w:p>
    <w:p w:rsidR="00000000" w:rsidDel="00000000" w:rsidP="00000000" w:rsidRDefault="00000000" w:rsidRPr="00000000" w14:paraId="00000034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734050" cy="2452688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452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7. Testing</w:t>
      </w:r>
    </w:p>
    <w:p w:rsidR="00000000" w:rsidDel="00000000" w:rsidP="00000000" w:rsidRDefault="00000000" w:rsidRPr="00000000" w14:paraId="0000003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Testing Process Overview:</w:t>
      </w:r>
    </w:p>
    <w:p w:rsidR="00000000" w:rsidDel="00000000" w:rsidP="00000000" w:rsidRDefault="00000000" w:rsidRPr="00000000" w14:paraId="0000003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Explain the testing methodologies employed, including unit testing, integration testing, and user acceptance testing.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Test Cases and Results:</w:t>
      </w:r>
    </w:p>
    <w:p w:rsidR="00000000" w:rsidDel="00000000" w:rsidP="00000000" w:rsidRDefault="00000000" w:rsidRPr="00000000" w14:paraId="0000003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Provide detailed test cases and the corresponding results, demonstrating the reliability and functionality of the eCommerce website.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8. Deployment</w:t>
      </w:r>
    </w:p>
    <w:p w:rsidR="00000000" w:rsidDel="00000000" w:rsidP="00000000" w:rsidRDefault="00000000" w:rsidRPr="00000000" w14:paraId="0000003E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Deployment Strategy:</w:t>
      </w:r>
    </w:p>
    <w:p w:rsidR="00000000" w:rsidDel="00000000" w:rsidP="00000000" w:rsidRDefault="00000000" w:rsidRPr="00000000" w14:paraId="0000003F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Describe the strategy for deploying the website, including version control, continuous integration, and any rollback procedures.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Server and Hosting Details:</w:t>
      </w:r>
    </w:p>
    <w:p w:rsidR="00000000" w:rsidDel="00000000" w:rsidP="00000000" w:rsidRDefault="00000000" w:rsidRPr="00000000" w14:paraId="00000042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Specify the server configurations and hosting infrastructure used, addressing scalability considerations and potential challenges encountered during deployment.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  <w:sz w:val="30"/>
          <w:szCs w:val="3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9. Security Measures</w:t>
      </w:r>
    </w:p>
    <w:p w:rsidR="00000000" w:rsidDel="00000000" w:rsidP="00000000" w:rsidRDefault="00000000" w:rsidRPr="00000000" w14:paraId="0000004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Explanation of Security Features:</w:t>
      </w:r>
    </w:p>
    <w:p w:rsidR="00000000" w:rsidDel="00000000" w:rsidP="00000000" w:rsidRDefault="00000000" w:rsidRPr="00000000" w14:paraId="0000004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Detail the security features integrated into the website, covering aspects like data encryption, user authentication, and protection against common vulnerabilities.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Vulnerability Assessments:</w:t>
      </w:r>
    </w:p>
    <w:p w:rsidR="00000000" w:rsidDel="00000000" w:rsidP="00000000" w:rsidRDefault="00000000" w:rsidRPr="00000000" w14:paraId="0000004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Discuss any vulnerability assessments or penetration testing conducted to ensure the robustness of the security measures.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10. User Manual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*Instructions for Using the Website:*</w:t>
      </w:r>
    </w:p>
    <w:p w:rsidR="00000000" w:rsidDel="00000000" w:rsidP="00000000" w:rsidRDefault="00000000" w:rsidRPr="00000000" w14:paraId="0000004F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 Provide comprehensive, step-by-step instructions for users on how to navigate the website, create accounts, make purchases, and troubleshoot common issues.</w:t>
      </w:r>
    </w:p>
    <w:p w:rsidR="00000000" w:rsidDel="00000000" w:rsidP="00000000" w:rsidRDefault="00000000" w:rsidRPr="00000000" w14:paraId="00000050">
      <w:pPr>
        <w:rPr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b w:val="1"/>
          <w:sz w:val="26"/>
          <w:szCs w:val="26"/>
        </w:rPr>
      </w:pPr>
      <w:r w:rsidDel="00000000" w:rsidR="00000000" w:rsidRPr="00000000">
        <w:rPr>
          <w:b w:val="1"/>
          <w:sz w:val="26"/>
          <w:szCs w:val="26"/>
          <w:rtl w:val="0"/>
        </w:rPr>
        <w:t xml:space="preserve">- *Troubleshooting Tips:*</w:t>
      </w:r>
    </w:p>
    <w:p w:rsidR="00000000" w:rsidDel="00000000" w:rsidP="00000000" w:rsidRDefault="00000000" w:rsidRPr="00000000" w14:paraId="00000052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Include troubleshooting tips for potential challenges users might encounter, ensuring a smooth and user-friendly experience.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11. Future Improvements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*Potential Enhancements:*</w:t>
      </w:r>
    </w:p>
    <w:p w:rsidR="00000000" w:rsidDel="00000000" w:rsidP="00000000" w:rsidRDefault="00000000" w:rsidRPr="00000000" w14:paraId="00000055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 Propose specific enhancements or features that could be implemented in future iterations, based on user feedback and emerging industry trends.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*Scalability Options:*</w:t>
      </w:r>
    </w:p>
    <w:p w:rsidR="00000000" w:rsidDel="00000000" w:rsidP="00000000" w:rsidRDefault="00000000" w:rsidRPr="00000000" w14:paraId="00000058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sz w:val="24"/>
          <w:szCs w:val="24"/>
          <w:rtl w:val="0"/>
        </w:rPr>
        <w:t xml:space="preserve"> Discuss options for scalability, addressing how the website can accommodate increased traffic and data volumes.</w:t>
      </w:r>
    </w:p>
    <w:p w:rsidR="00000000" w:rsidDel="00000000" w:rsidP="00000000" w:rsidRDefault="00000000" w:rsidRPr="00000000" w14:paraId="00000059">
      <w:pPr>
        <w:rPr>
          <w:b w:val="1"/>
          <w:sz w:val="30"/>
          <w:szCs w:val="30"/>
        </w:rPr>
      </w:pPr>
      <w:r w:rsidDel="00000000" w:rsidR="00000000" w:rsidRPr="00000000">
        <w:rPr>
          <w:b w:val="1"/>
          <w:sz w:val="30"/>
          <w:szCs w:val="30"/>
          <w:rtl w:val="0"/>
        </w:rPr>
        <w:t xml:space="preserve">12. Conclusion</w:t>
      </w:r>
    </w:p>
    <w:p w:rsidR="00000000" w:rsidDel="00000000" w:rsidP="00000000" w:rsidRDefault="00000000" w:rsidRPr="00000000" w14:paraId="0000005A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*Summary of the Project:*</w:t>
      </w:r>
    </w:p>
    <w:p w:rsidR="00000000" w:rsidDel="00000000" w:rsidP="00000000" w:rsidRDefault="00000000" w:rsidRPr="00000000" w14:paraId="0000005B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Summarize the key findings, achievements, and challenges encountered throughout the development process.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*Reflection on the Development Process:*</w:t>
      </w:r>
    </w:p>
    <w:p w:rsidR="00000000" w:rsidDel="00000000" w:rsidP="00000000" w:rsidRDefault="00000000" w:rsidRPr="00000000" w14:paraId="0000005E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Reflect on the lessons learned, improvements made, and areas for growth in future projects.</w:t>
      </w:r>
    </w:p>
    <w:p w:rsidR="00000000" w:rsidDel="00000000" w:rsidP="00000000" w:rsidRDefault="00000000" w:rsidRPr="00000000" w14:paraId="0000005F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>
          <w:b w:val="1"/>
          <w:sz w:val="30"/>
          <w:szCs w:val="30"/>
          <w:rtl w:val="0"/>
        </w:rPr>
        <w:t xml:space="preserve">13. Reference: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- *Citations for Tools and Libraries:*</w:t>
      </w:r>
    </w:p>
    <w:p w:rsidR="00000000" w:rsidDel="00000000" w:rsidP="00000000" w:rsidRDefault="00000000" w:rsidRPr="00000000" w14:paraId="00000065">
      <w:pPr>
        <w:rPr>
          <w:sz w:val="24"/>
          <w:szCs w:val="24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sz w:val="24"/>
          <w:szCs w:val="24"/>
          <w:rtl w:val="0"/>
        </w:rPr>
        <w:t xml:space="preserve">Provide proper citations for the tools, frameworks, and libraries used in the development process.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- *Acknowledgment of Third-party Assets:*</w:t>
      </w:r>
    </w:p>
    <w:p w:rsidR="00000000" w:rsidDel="00000000" w:rsidP="00000000" w:rsidRDefault="00000000" w:rsidRPr="00000000" w14:paraId="00000068">
      <w:pPr>
        <w:rPr>
          <w:sz w:val="26"/>
          <w:szCs w:val="26"/>
        </w:rPr>
      </w:pPr>
      <w:r w:rsidDel="00000000" w:rsidR="00000000" w:rsidRPr="00000000">
        <w:rPr>
          <w:rtl w:val="0"/>
        </w:rPr>
        <w:t xml:space="preserve">  </w:t>
      </w:r>
      <w:r w:rsidDel="00000000" w:rsidR="00000000" w:rsidRPr="00000000">
        <w:rPr>
          <w:sz w:val="26"/>
          <w:szCs w:val="26"/>
          <w:rtl w:val="0"/>
        </w:rPr>
        <w:t xml:space="preserve">Acknowledge any third-party assets or libraries integrated into the website, giving credit to their respective creators.</w:t>
      </w:r>
    </w:p>
    <w:p w:rsidR="00000000" w:rsidDel="00000000" w:rsidP="00000000" w:rsidRDefault="00000000" w:rsidRPr="00000000" w14:paraId="00000069">
      <w:pPr>
        <w:rPr>
          <w:sz w:val="26"/>
          <w:szCs w:val="26"/>
        </w:rPr>
      </w:pPr>
      <w:r w:rsidDel="00000000" w:rsidR="00000000" w:rsidRPr="00000000">
        <w:rPr>
          <w:sz w:val="26"/>
          <w:szCs w:val="26"/>
          <w:rtl w:val="0"/>
        </w:rPr>
        <w:t xml:space="preserve">This expanded content should offer a more detailed and comprehensive documentation framework for your eCommerce website project. Adjust and customize each section based on the specific details of our project.</w:t>
      </w:r>
    </w:p>
    <w:p w:rsidR="00000000" w:rsidDel="00000000" w:rsidP="00000000" w:rsidRDefault="00000000" w:rsidRPr="00000000" w14:paraId="0000006A">
      <w:pPr>
        <w:rPr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3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